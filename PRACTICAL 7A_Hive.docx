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What is </w:t>
      </w:r>
      <w:proofErr w:type="gramStart"/>
      <w:r w:rsidRPr="00F57BC9">
        <w:rPr>
          <w:rFonts w:ascii="Times New Roman" w:eastAsia="Times New Roman" w:hAnsi="Times New Roman" w:cs="Times New Roman"/>
          <w:b/>
          <w:sz w:val="36"/>
          <w:szCs w:val="40"/>
        </w:rPr>
        <w:t>HIVE:</w:t>
      </w:r>
      <w:proofErr w:type="gramEnd"/>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Steps: Querying, Sorting, Aggregating data using </w:t>
      </w:r>
      <w:proofErr w:type="spellStart"/>
      <w:r w:rsidRPr="00F57BC9">
        <w:rPr>
          <w:rFonts w:ascii="Times New Roman" w:eastAsia="Times New Roman" w:hAnsi="Times New Roman" w:cs="Times New Roman"/>
          <w:b/>
          <w:sz w:val="36"/>
          <w:szCs w:val="40"/>
        </w:rPr>
        <w:t>HiveQL</w:t>
      </w:r>
      <w:proofErr w:type="spellEnd"/>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1.Open</w:t>
      </w:r>
      <w:proofErr w:type="gramEnd"/>
      <w:r w:rsidRPr="00F57BC9">
        <w:rPr>
          <w:rFonts w:ascii="Times New Roman" w:eastAsia="Times New Roman" w:hAnsi="Times New Roman" w:cs="Times New Roman"/>
          <w:sz w:val="24"/>
          <w:szCs w:val="28"/>
        </w:rPr>
        <w:t xml:space="preserve"> the </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3604642" wp14:editId="1F740B39">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lastRenderedPageBreak/>
        <w:t>2.Open</w:t>
      </w:r>
      <w:proofErr w:type="gramEnd"/>
      <w:r w:rsidRPr="00F57BC9">
        <w:rPr>
          <w:rFonts w:ascii="Times New Roman" w:eastAsia="Times New Roman" w:hAnsi="Times New Roman" w:cs="Times New Roman"/>
          <w:sz w:val="24"/>
          <w:szCs w:val="28"/>
        </w:rPr>
        <w:t xml:space="preserve"> the terminal, Now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1DF5ADB" wp14:editId="30AD5289">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444167C" wp14:editId="431F35D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4.If</w:t>
      </w:r>
      <w:proofErr w:type="gramEnd"/>
      <w:r w:rsidRPr="00F57BC9">
        <w:rPr>
          <w:rFonts w:ascii="Times New Roman" w:eastAsia="Times New Roman" w:hAnsi="Times New Roman" w:cs="Times New Roman"/>
          <w:sz w:val="24"/>
          <w:szCs w:val="28"/>
        </w:rPr>
        <w:t xml:space="preserve"> we want to drop the database with the entire data (rows) then we will use below command. Here we don’t have any existing database rather than default so if for example I have ‘office’ as a database then will drop the database along with the data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drop</w:t>
      </w:r>
      <w:proofErr w:type="gramEnd"/>
      <w:r w:rsidRPr="00F57BC9">
        <w:rPr>
          <w:rFonts w:ascii="Times New Roman" w:eastAsia="Times New Roman" w:hAnsi="Times New Roman" w:cs="Times New Roman"/>
          <w:b/>
          <w:sz w:val="24"/>
          <w:szCs w:val="28"/>
        </w:rPr>
        <w:t xml:space="preserve"> database office cascade;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F605132" wp14:editId="4D179C77">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DDA6F01" wp14:editId="5FE130C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7.Now</w:t>
      </w:r>
      <w:proofErr w:type="gramEnd"/>
      <w:r w:rsidRPr="00F57BC9">
        <w:rPr>
          <w:rFonts w:ascii="Times New Roman" w:eastAsia="Times New Roman" w:hAnsi="Times New Roman" w:cs="Times New Roman"/>
          <w:sz w:val="24"/>
          <w:szCs w:val="28"/>
        </w:rPr>
        <w:t xml:space="preserve">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use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5D1A5EEC" wp14:editId="57B868E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table employee(ID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file or maybe some other text files so we have to mention that how that data has to be loaded here. We are simply creating the schema of the table with some certain fields or attributes along with their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 xml:space="preserve">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589CAE8B" wp14:editId="0DE101C9">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row</w:t>
      </w:r>
      <w:proofErr w:type="gramEnd"/>
      <w:r w:rsidRPr="00F57BC9">
        <w:rPr>
          <w:rFonts w:ascii="Times New Roman" w:eastAsia="Times New Roman" w:hAnsi="Times New Roman" w:cs="Times New Roman"/>
          <w:sz w:val="24"/>
          <w:szCs w:val="28"/>
        </w:rPr>
        <w:t xml:space="preserve"> format delimited means ,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proofErr w:type="gramStart"/>
      <w:r w:rsidRPr="00F57BC9">
        <w:rPr>
          <w:rFonts w:ascii="Times New Roman" w:eastAsia="Times New Roman" w:hAnsi="Times New Roman" w:cs="Times New Roman"/>
          <w:sz w:val="24"/>
          <w:szCs w:val="28"/>
        </w:rPr>
        <w:t>abc</w:t>
      </w:r>
      <w:proofErr w:type="spellEnd"/>
      <w:proofErr w:type="gramEnd"/>
      <w:r w:rsidRPr="00F57BC9">
        <w:rPr>
          <w:rFonts w:ascii="Times New Roman" w:eastAsia="Times New Roman" w:hAnsi="Times New Roman" w:cs="Times New Roman"/>
          <w:sz w:val="24"/>
          <w:szCs w:val="28"/>
        </w:rPr>
        <w:t xml:space="preserve"> so 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It will give different fields of table employee along with their respective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C0E3618" wp14:editId="183DE16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if we drop the internal table so then the table data and the metadata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8FE00F8" wp14:editId="6377F2EC">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emloyee2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BAF36DB" wp14:editId="5BD83158">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FE9E93E" wp14:editId="1BA5B50F">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16. </w:t>
      </w:r>
      <w:proofErr w:type="gramStart"/>
      <w:r w:rsidRPr="00F57BC9">
        <w:rPr>
          <w:rFonts w:ascii="Times New Roman" w:eastAsia="Times New Roman" w:hAnsi="Times New Roman" w:cs="Times New Roman"/>
          <w:sz w:val="24"/>
          <w:szCs w:val="28"/>
        </w:rPr>
        <w:t>Creating</w:t>
      </w:r>
      <w:proofErr w:type="gramEnd"/>
      <w:r w:rsidRPr="00F57BC9">
        <w:rPr>
          <w:rFonts w:ascii="Times New Roman" w:eastAsia="Times New Roman" w:hAnsi="Times New Roman" w:cs="Times New Roman"/>
          <w:sz w:val="24"/>
          <w:szCs w:val="28"/>
        </w:rPr>
        <w:t xml:space="preserve">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emloyee3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location</w:t>
      </w:r>
      <w:proofErr w:type="gramEnd"/>
      <w:r w:rsidRPr="00F57BC9">
        <w:rPr>
          <w:rFonts w:ascii="Times New Roman" w:eastAsia="Arial Unicode MS" w:hAnsi="Times New Roman" w:cs="Times New Roman"/>
          <w:b/>
          <w:sz w:val="24"/>
          <w:szCs w:val="28"/>
        </w:rPr>
        <w:t xml:space="preserve">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F1FC981" wp14:editId="4182378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B98EB78" wp14:editId="748E219F">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0BACD876" wp14:editId="00F8D88C">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59836BE" wp14:editId="1B79069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CFEC5EC" wp14:editId="24FB93E7">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265BBFD" wp14:editId="73E9C627">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6A63BFED" wp14:editId="0FC6C762">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csv file. Now open the new </w:t>
      </w:r>
      <w:proofErr w:type="gramStart"/>
      <w:r w:rsidRPr="00F57BC9">
        <w:rPr>
          <w:rFonts w:ascii="Times New Roman" w:eastAsia="Times New Roman" w:hAnsi="Times New Roman" w:cs="Times New Roman"/>
          <w:sz w:val="24"/>
          <w:szCs w:val="28"/>
        </w:rPr>
        <w:t>terminal ,</w:t>
      </w:r>
      <w:proofErr w:type="gramEnd"/>
      <w:ins w:id="0" w:author="27_Poonam Bisht" w:date="2022-04-20T17:41:00Z">
        <w:r w:rsidRPr="00F57BC9">
          <w:rPr>
            <w:rFonts w:ascii="Times New Roman" w:eastAsia="Times New Roman" w:hAnsi="Times New Roman" w:cs="Times New Roman"/>
            <w:sz w:val="24"/>
            <w:szCs w:val="28"/>
          </w:rPr>
          <w:t xml:space="preserve"> </w:t>
        </w:r>
      </w:ins>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using</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use</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7DBBDBC" wp14:editId="240ACBE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lastRenderedPageBreak/>
        <w:t>create</w:t>
      </w:r>
      <w:proofErr w:type="gramEnd"/>
      <w:r w:rsidRPr="00F57BC9">
        <w:rPr>
          <w:rFonts w:ascii="Times New Roman" w:eastAsia="Times New Roman" w:hAnsi="Times New Roman" w:cs="Times New Roman"/>
          <w:sz w:val="24"/>
          <w:szCs w:val="26"/>
        </w:rPr>
        <w:t xml:space="preserv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show</w:t>
      </w:r>
      <w:proofErr w:type="gramEnd"/>
      <w:r w:rsidRPr="00F57BC9">
        <w:rPr>
          <w:rFonts w:ascii="Times New Roman" w:eastAsia="Times New Roman" w:hAnsi="Times New Roman" w:cs="Times New Roman"/>
          <w:sz w:val="24"/>
          <w:szCs w:val="26"/>
        </w:rPr>
        <w:t xml:space="preserve">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use</w:t>
      </w:r>
      <w:proofErr w:type="gram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student (ID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Age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3D71BA" wp14:editId="4940BC5E">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describe</w:t>
      </w:r>
      <w:proofErr w:type="gramEnd"/>
      <w:r w:rsidRPr="00F57BC9">
        <w:rPr>
          <w:rFonts w:ascii="Times New Roman" w:eastAsia="Times New Roman" w:hAnsi="Times New Roman" w:cs="Times New Roman"/>
          <w:sz w:val="24"/>
          <w:szCs w:val="26"/>
        </w:rPr>
        <w:t xml:space="preserv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3874D25" wp14:editId="08A76CF8">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document</w:t>
      </w:r>
      <w:proofErr w:type="gramEnd"/>
      <w:r w:rsidRPr="00F57BC9">
        <w:rPr>
          <w:rFonts w:ascii="Times New Roman" w:eastAsia="Times New Roman" w:hAnsi="Times New Roman" w:cs="Times New Roman"/>
          <w:sz w:val="24"/>
          <w:szCs w:val="26"/>
        </w:rPr>
        <w:t xml:space="preserve">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A0C287C" wp14:editId="5F79CDF9">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EDFBABF" wp14:editId="480C23CD">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preview</w:t>
      </w:r>
      <w:proofErr w:type="gramEnd"/>
      <w:r w:rsidRPr="00F57BC9">
        <w:rPr>
          <w:rFonts w:ascii="Times New Roman" w:eastAsia="Times New Roman" w:hAnsi="Times New Roman" w:cs="Times New Roman"/>
          <w:sz w:val="24"/>
          <w:szCs w:val="26"/>
        </w:rPr>
        <w:t xml:space="preserve">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4C65754" wp14:editId="1810DB8E">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9C3863D" wp14:editId="3D01C01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732AB04" wp14:editId="3DD7739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D798DF2" wp14:editId="0B473198">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5463BEE" wp14:editId="3275FDA4">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39050CB" wp14:editId="0278823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4296029" wp14:editId="225AE45C">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3F75146" wp14:editId="11F5B89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1AB6F0EA" wp14:editId="7745111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FAE1951" wp14:editId="450E107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w:t>
      </w:r>
      <w:proofErr w:type="spellStart"/>
      <w:r w:rsidRPr="00F57BC9">
        <w:rPr>
          <w:rFonts w:ascii="Times New Roman" w:eastAsia="Times New Roman" w:hAnsi="Times New Roman" w:cs="Times New Roman"/>
          <w:sz w:val="24"/>
          <w:szCs w:val="26"/>
        </w:rPr>
        <w:t>Dept</w:t>
      </w:r>
      <w:proofErr w:type="spellEnd"/>
      <w:r w:rsidRPr="00F57BC9">
        <w:rPr>
          <w:rFonts w:ascii="Times New Roman" w:eastAsia="Times New Roman" w:hAnsi="Times New Roman" w:cs="Times New Roman"/>
          <w:sz w:val="24"/>
          <w:szCs w:val="26"/>
        </w:rPr>
        <w:t xml:space="preserve">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79A8F7B" wp14:editId="0F7F2AE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and</w:t>
      </w:r>
      <w:proofErr w:type="gramEnd"/>
      <w:r w:rsidRPr="00F57BC9">
        <w:rPr>
          <w:rFonts w:ascii="Times New Roman" w:eastAsia="Times New Roman" w:hAnsi="Times New Roman" w:cs="Times New Roman"/>
          <w:sz w:val="24"/>
          <w:szCs w:val="26"/>
        </w:rPr>
        <w:t xml:space="preserve">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empgroup</w:t>
      </w:r>
      <w:proofErr w:type="spellEnd"/>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C9D3210" wp14:editId="5596635B">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56E8835" wp14:editId="7C6C0D2D">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84272D4" wp14:editId="083C160C">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4267479" wp14:editId="524EFC94">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B3CA391" wp14:editId="205BB77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998FB48" wp14:editId="7CECF0D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DF5EEA" wp14:editId="1C48FA8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6BF8D0B" wp14:editId="6D92B8D5">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0C9BB6A" wp14:editId="4627AB0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Department string, YOJ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AD9C785" wp14:editId="0FC82331">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earlier</w:t>
      </w:r>
      <w:proofErr w:type="gramEnd"/>
      <w:r w:rsidRPr="00F57BC9">
        <w:rPr>
          <w:rFonts w:ascii="Times New Roman" w:eastAsia="Times New Roman" w:hAnsi="Times New Roman" w:cs="Times New Roman"/>
          <w:sz w:val="24"/>
          <w:szCs w:val="26"/>
        </w:rPr>
        <w:t xml:space="preserve">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/Documents/employee.csv’ into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employee</w:t>
      </w:r>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FADB9B" wp14:editId="31C783C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command</w:t>
      </w:r>
      <w:proofErr w:type="gram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E1650AA" wp14:editId="49216386">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or</w:t>
      </w:r>
      <w:proofErr w:type="gramEnd"/>
      <w:r w:rsidRPr="00F57BC9">
        <w:rPr>
          <w:rFonts w:ascii="Times New Roman" w:eastAsia="Times New Roman" w:hAnsi="Times New Roman" w:cs="Times New Roman"/>
          <w:sz w:val="24"/>
          <w:szCs w:val="26"/>
        </w:rPr>
        <w:t xml:space="preserve">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 having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sum(</w:t>
      </w:r>
      <w:proofErr w:type="gramEnd"/>
      <w:r w:rsidRPr="00F57BC9">
        <w:rPr>
          <w:rFonts w:ascii="Times New Roman" w:eastAsia="Times New Roman" w:hAnsi="Times New Roman" w:cs="Times New Roman"/>
          <w:sz w:val="24"/>
          <w:szCs w:val="26"/>
        </w:rPr>
        <w:t>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0F3D663" wp14:editId="45744B1D">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 from employee sort by salary </w:t>
      </w:r>
      <w:proofErr w:type="spellStart"/>
      <w:r w:rsidRPr="00F57BC9">
        <w:rPr>
          <w:rFonts w:ascii="Times New Roman" w:eastAsia="Times New Roman" w:hAnsi="Times New Roman" w:cs="Times New Roman"/>
          <w:sz w:val="24"/>
          <w:szCs w:val="26"/>
        </w:rPr>
        <w:t>desc</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difference</w:t>
      </w:r>
      <w:proofErr w:type="gramEnd"/>
      <w:r w:rsidRPr="00F57BC9">
        <w:rPr>
          <w:rFonts w:ascii="Times New Roman" w:eastAsia="Times New Roman" w:hAnsi="Times New Roman" w:cs="Times New Roman"/>
          <w:sz w:val="24"/>
          <w:szCs w:val="26"/>
        </w:rPr>
        <w:t xml:space="preserv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number</w:t>
      </w:r>
      <w:proofErr w:type="gramEnd"/>
      <w:r w:rsidRPr="00F57BC9">
        <w:rPr>
          <w:rFonts w:ascii="Times New Roman" w:eastAsia="Times New Roman" w:hAnsi="Times New Roman" w:cs="Times New Roman"/>
          <w:sz w:val="24"/>
          <w:szCs w:val="26"/>
        </w:rPr>
        <w:t xml:space="preserve">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order in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output</w:t>
      </w:r>
      <w:proofErr w:type="gramEnd"/>
      <w:r w:rsidRPr="00F57BC9">
        <w:rPr>
          <w:rFonts w:ascii="Times New Roman" w:eastAsia="Times New Roman" w:hAnsi="Times New Roman" w:cs="Times New Roman"/>
          <w:sz w:val="24"/>
          <w:szCs w:val="26"/>
        </w:rPr>
        <w:t xml:space="preserve">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A70" w:rsidRDefault="00037A70" w:rsidP="00A64486">
      <w:pPr>
        <w:spacing w:line="240" w:lineRule="auto"/>
      </w:pPr>
      <w:r>
        <w:separator/>
      </w:r>
    </w:p>
  </w:endnote>
  <w:endnote w:type="continuationSeparator" w:id="0">
    <w:p w:rsidR="00037A70" w:rsidRDefault="00037A70"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282" w:rsidRDefault="002142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Default="00A64486">
    <w:pPr>
      <w:pStyle w:val="Footer"/>
    </w:pPr>
    <w:r>
      <w:t>MSc</w:t>
    </w:r>
    <w:r w:rsidR="00214282">
      <w:t xml:space="preserve"> </w:t>
    </w:r>
    <w:r w:rsidR="00214282">
      <w:t>DSAI</w:t>
    </w:r>
    <w:bookmarkStart w:id="3" w:name="_GoBack"/>
    <w:bookmarkEnd w:id="3"/>
    <w:r>
      <w:t xml:space="preserve"> Part-I </w:t>
    </w:r>
    <w:proofErr w:type="spellStart"/>
    <w:r>
      <w:t>Sem</w:t>
    </w:r>
    <w:proofErr w:type="spellEnd"/>
    <w:r>
      <w:t>-II</w:t>
    </w:r>
    <w:r>
      <w:tab/>
    </w:r>
    <w:r>
      <w:tab/>
      <w:t>BDT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282" w:rsidRDefault="002142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A70" w:rsidRDefault="00037A70" w:rsidP="00A64486">
      <w:pPr>
        <w:spacing w:line="240" w:lineRule="auto"/>
      </w:pPr>
      <w:r>
        <w:separator/>
      </w:r>
    </w:p>
  </w:footnote>
  <w:footnote w:type="continuationSeparator" w:id="0">
    <w:p w:rsidR="00037A70" w:rsidRDefault="00037A70" w:rsidP="00A644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282" w:rsidRDefault="002142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Name:</w:t>
    </w:r>
    <w:r w:rsidR="00214282">
      <w:rPr>
        <w:rFonts w:ascii="Times New Roman" w:hAnsi="Times New Roman" w:cs="Times New Roman"/>
        <w:b/>
        <w:bCs/>
        <w:sz w:val="24"/>
      </w:rPr>
      <w:t xml:space="preserve"> Ajay </w:t>
    </w:r>
    <w:proofErr w:type="spellStart"/>
    <w:r w:rsidR="00214282">
      <w:rPr>
        <w:rFonts w:ascii="Times New Roman" w:hAnsi="Times New Roman" w:cs="Times New Roman"/>
        <w:b/>
        <w:bCs/>
        <w:sz w:val="24"/>
      </w:rPr>
      <w:t>Prajapati</w:t>
    </w:r>
    <w:proofErr w:type="spellEnd"/>
    <w:r w:rsidRPr="008264A0">
      <w:rPr>
        <w:rFonts w:ascii="Times New Roman" w:hAnsi="Times New Roman" w:cs="Times New Roman"/>
        <w:b/>
        <w:bCs/>
        <w:sz w:val="24"/>
      </w:rPr>
      <w:t xml:space="preserve"> </w:t>
    </w:r>
  </w:p>
  <w:p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proofErr w:type="gramStart"/>
    <w:r w:rsidRPr="008264A0">
      <w:rPr>
        <w:rFonts w:ascii="Times New Roman" w:hAnsi="Times New Roman" w:cs="Times New Roman"/>
        <w:b/>
        <w:bCs/>
        <w:sz w:val="24"/>
      </w:rPr>
      <w:t>:</w:t>
    </w:r>
    <w:r w:rsidR="00214282">
      <w:rPr>
        <w:rFonts w:ascii="Times New Roman" w:hAnsi="Times New Roman" w:cs="Times New Roman"/>
        <w:b/>
        <w:bCs/>
        <w:sz w:val="24"/>
      </w:rPr>
      <w:t>42</w:t>
    </w:r>
    <w:proofErr w:type="gramEnd"/>
  </w:p>
  <w:p w:rsidR="00A64486" w:rsidRDefault="00A644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282" w:rsidRDefault="0021428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037A70"/>
    <w:rsid w:val="00214282"/>
    <w:rsid w:val="007254A7"/>
    <w:rsid w:val="00A64486"/>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RISHI</cp:lastModifiedBy>
  <cp:revision>4</cp:revision>
  <dcterms:created xsi:type="dcterms:W3CDTF">2022-04-22T05:02:00Z</dcterms:created>
  <dcterms:modified xsi:type="dcterms:W3CDTF">2022-04-23T18:05:00Z</dcterms:modified>
</cp:coreProperties>
</file>